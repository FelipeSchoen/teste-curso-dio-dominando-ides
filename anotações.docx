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F52FC" w14:textId="54E2CA68" w:rsidR="00F044E0" w:rsidRDefault="00FC5464">
      <w:r>
        <w:t xml:space="preserve"> </w:t>
      </w:r>
      <w:r w:rsidR="00D64B52">
        <w:t>Profissionais no desenvolvimento de software</w:t>
      </w:r>
    </w:p>
    <w:p w14:paraId="2EAE8A89" w14:textId="77777777" w:rsidR="00D64B52" w:rsidRDefault="00D64B52"/>
    <w:p w14:paraId="61550356" w14:textId="4FC1E41E" w:rsidR="00D64B52" w:rsidRDefault="00452F26">
      <w:pPr>
        <w:rPr>
          <w:b/>
          <w:bCs/>
        </w:rPr>
      </w:pPr>
      <w:r w:rsidRPr="00452F26">
        <w:rPr>
          <w:b/>
          <w:bCs/>
        </w:rPr>
        <w:t>UX/UI Designer</w:t>
      </w:r>
    </w:p>
    <w:p w14:paraId="78D6E4AB" w14:textId="26875FD2" w:rsidR="00F027FB" w:rsidRDefault="00F027FB">
      <w:proofErr w:type="spellStart"/>
      <w:r>
        <w:t>User</w:t>
      </w:r>
      <w:proofErr w:type="spellEnd"/>
      <w:r>
        <w:t xml:space="preserve"> Experience – Entende o </w:t>
      </w:r>
      <w:proofErr w:type="spellStart"/>
      <w:r>
        <w:t>publico</w:t>
      </w:r>
      <w:proofErr w:type="spellEnd"/>
      <w:r>
        <w:t xml:space="preserve"> alvo</w:t>
      </w:r>
      <w:r w:rsidR="001C66B3">
        <w:t>, para o desenvolvimento do produto monta um “esqueleto do d</w:t>
      </w:r>
      <w:r w:rsidR="00C2125D">
        <w:t>e</w:t>
      </w:r>
      <w:r w:rsidR="001C66B3">
        <w:t>signe</w:t>
      </w:r>
      <w:r w:rsidR="00C2125D">
        <w:t>r</w:t>
      </w:r>
      <w:r w:rsidR="001C66B3">
        <w:t xml:space="preserve"> do </w:t>
      </w:r>
      <w:r w:rsidR="00C2125D">
        <w:t>produto</w:t>
      </w:r>
      <w:r w:rsidR="001C66B3">
        <w:t>”</w:t>
      </w:r>
      <w:r w:rsidR="0079527B">
        <w:t xml:space="preserve"> manual ou online (ex. </w:t>
      </w:r>
      <w:proofErr w:type="spellStart"/>
      <w:r w:rsidR="0079527B">
        <w:t>Figma</w:t>
      </w:r>
      <w:proofErr w:type="spellEnd"/>
      <w:r w:rsidR="0079527B">
        <w:t>)</w:t>
      </w:r>
    </w:p>
    <w:p w14:paraId="1E3A81E4" w14:textId="416AE02E" w:rsidR="0079527B" w:rsidRDefault="0079527B">
      <w:r>
        <w:t xml:space="preserve">UX – </w:t>
      </w:r>
      <w:r w:rsidR="00206A75">
        <w:t>Pesquisa</w:t>
      </w:r>
      <w:r>
        <w:t xml:space="preserve">, </w:t>
      </w:r>
      <w:r w:rsidR="00206A75">
        <w:t>Protótipos</w:t>
      </w:r>
      <w:r>
        <w:t>, personas e objetivo da aplicação.</w:t>
      </w:r>
    </w:p>
    <w:p w14:paraId="5E9D10E8" w14:textId="2F797816" w:rsidR="0079527B" w:rsidRDefault="00206A75">
      <w:r>
        <w:t xml:space="preserve">UI – </w:t>
      </w:r>
      <w:proofErr w:type="spellStart"/>
      <w:r>
        <w:t>User</w:t>
      </w:r>
      <w:proofErr w:type="spellEnd"/>
      <w:r>
        <w:t xml:space="preserve"> Interface </w:t>
      </w:r>
      <w:proofErr w:type="gramStart"/>
      <w:r>
        <w:t xml:space="preserve">- </w:t>
      </w:r>
      <w:r w:rsidR="006308CF">
        <w:t xml:space="preserve"> Profissional</w:t>
      </w:r>
      <w:proofErr w:type="gramEnd"/>
      <w:r w:rsidR="006308CF">
        <w:t xml:space="preserve"> focado em cores, tipografia, </w:t>
      </w:r>
      <w:proofErr w:type="spellStart"/>
      <w:r w:rsidR="006308CF">
        <w:t>microinterações</w:t>
      </w:r>
      <w:proofErr w:type="spellEnd"/>
      <w:r w:rsidR="006308CF">
        <w:t xml:space="preserve"> e estilos da aplicação</w:t>
      </w:r>
      <w:r w:rsidR="00D2151A">
        <w:t>.</w:t>
      </w:r>
    </w:p>
    <w:p w14:paraId="4F999BE8" w14:textId="18D3040E" w:rsidR="00D2151A" w:rsidRDefault="004173B7">
      <w:r>
        <w:t>UI – Design, tipografia, cores e layouts</w:t>
      </w:r>
    </w:p>
    <w:p w14:paraId="653EA80D" w14:textId="77777777" w:rsidR="004173B7" w:rsidRDefault="004173B7"/>
    <w:p w14:paraId="65ED8B1F" w14:textId="2ACB105D" w:rsidR="00452F26" w:rsidRDefault="00452F26">
      <w:pPr>
        <w:rPr>
          <w:b/>
          <w:bCs/>
        </w:rPr>
      </w:pPr>
      <w:r w:rsidRPr="00452F26">
        <w:rPr>
          <w:b/>
          <w:bCs/>
        </w:rPr>
        <w:t xml:space="preserve">Front </w:t>
      </w:r>
      <w:proofErr w:type="spellStart"/>
      <w:r w:rsidRPr="00452F26">
        <w:rPr>
          <w:b/>
          <w:bCs/>
        </w:rPr>
        <w:t>end</w:t>
      </w:r>
      <w:proofErr w:type="spellEnd"/>
    </w:p>
    <w:p w14:paraId="30AF730B" w14:textId="0C49AFDC" w:rsidR="00815638" w:rsidRDefault="00FF0FA5">
      <w:r>
        <w:t>Modelo cliente-servidor</w:t>
      </w:r>
    </w:p>
    <w:p w14:paraId="5D3CD695" w14:textId="13DCB713" w:rsidR="00FF0FA5" w:rsidRDefault="00516526">
      <w:r>
        <w:t>IDE</w:t>
      </w:r>
      <w:r w:rsidR="00B11F5E">
        <w:t xml:space="preserve"> – </w:t>
      </w:r>
      <w:proofErr w:type="spellStart"/>
      <w:r w:rsidR="00B11F5E">
        <w:t>ex</w:t>
      </w:r>
      <w:proofErr w:type="spellEnd"/>
      <w:r w:rsidR="00B11F5E">
        <w:t xml:space="preserve"> </w:t>
      </w:r>
      <w:proofErr w:type="spellStart"/>
      <w:r w:rsidR="00B11F5E">
        <w:t>VScode</w:t>
      </w:r>
      <w:proofErr w:type="spellEnd"/>
    </w:p>
    <w:p w14:paraId="219AB7F5" w14:textId="77777777" w:rsidR="00815638" w:rsidRPr="00815638" w:rsidRDefault="00815638"/>
    <w:p w14:paraId="61F840AA" w14:textId="0FE2C900" w:rsidR="00452F26" w:rsidRDefault="00452F26">
      <w:pPr>
        <w:rPr>
          <w:b/>
          <w:bCs/>
        </w:rPr>
      </w:pPr>
      <w:proofErr w:type="spellStart"/>
      <w:r w:rsidRPr="00452F26">
        <w:rPr>
          <w:b/>
          <w:bCs/>
        </w:rPr>
        <w:t>Framwork</w:t>
      </w:r>
      <w:proofErr w:type="spellEnd"/>
    </w:p>
    <w:p w14:paraId="44283FB3" w14:textId="08955198" w:rsidR="00070C1D" w:rsidRDefault="00D25551">
      <w:pPr>
        <w:rPr>
          <w:ins w:id="0" w:author="Felipe Lacerda Schoen" w:date="2023-02-22T21:33:00Z"/>
        </w:rPr>
      </w:pPr>
      <w:r>
        <w:t>Facilitador de desenvolvimento.</w:t>
      </w:r>
    </w:p>
    <w:p w14:paraId="72E5A388" w14:textId="1031567D" w:rsidR="00D25551" w:rsidRDefault="00D25551">
      <w:pPr>
        <w:rPr>
          <w:ins w:id="1" w:author="Felipe Lacerda Schoen" w:date="2023-02-22T21:34:00Z"/>
        </w:rPr>
      </w:pPr>
      <w:ins w:id="2" w:author="Felipe Lacerda Schoen" w:date="2023-02-22T21:33:00Z">
        <w:r>
          <w:t xml:space="preserve">EX: Angular, </w:t>
        </w:r>
        <w:proofErr w:type="spellStart"/>
        <w:r>
          <w:t>La</w:t>
        </w:r>
      </w:ins>
      <w:ins w:id="3" w:author="Felipe Lacerda Schoen" w:date="2023-02-22T21:34:00Z">
        <w:r>
          <w:t>ravel</w:t>
        </w:r>
      </w:ins>
      <w:proofErr w:type="spellEnd"/>
      <w:ins w:id="4" w:author="Felipe Lacerda Schoen" w:date="2023-02-22T21:37:00Z">
        <w:r w:rsidR="009E475E">
          <w:t xml:space="preserve">, Spring </w:t>
        </w:r>
      </w:ins>
      <w:ins w:id="5" w:author="Felipe Lacerda Schoen" w:date="2023-02-22T21:34:00Z">
        <w:r>
          <w:t xml:space="preserve">e </w:t>
        </w:r>
        <w:proofErr w:type="spellStart"/>
        <w:r>
          <w:t>Vue</w:t>
        </w:r>
        <w:proofErr w:type="spellEnd"/>
      </w:ins>
    </w:p>
    <w:p w14:paraId="7F0656C7" w14:textId="0F1125C1" w:rsidR="001618F3" w:rsidRDefault="001618F3">
      <w:pPr>
        <w:rPr>
          <w:ins w:id="6" w:author="Felipe Lacerda Schoen" w:date="2023-02-22T21:34:00Z"/>
        </w:rPr>
      </w:pPr>
      <w:ins w:id="7" w:author="Felipe Lacerda Schoen" w:date="2023-02-22T21:34:00Z">
        <w:r>
          <w:t xml:space="preserve">Angular – CSS, HTML </w:t>
        </w:r>
      </w:ins>
      <w:proofErr w:type="spellStart"/>
      <w:ins w:id="8" w:author="Felipe Lacerda Schoen" w:date="2023-02-22T21:36:00Z">
        <w:r w:rsidR="00CC7C1E">
          <w:t>J</w:t>
        </w:r>
      </w:ins>
      <w:ins w:id="9" w:author="Felipe Lacerda Schoen" w:date="2023-02-22T21:34:00Z">
        <w:r>
          <w:t>avascript</w:t>
        </w:r>
      </w:ins>
      <w:proofErr w:type="spellEnd"/>
      <w:ins w:id="10" w:author="Felipe Lacerda Schoen" w:date="2023-02-22T21:36:00Z">
        <w:r w:rsidR="009E475E">
          <w:t xml:space="preserve"> – p/ front </w:t>
        </w:r>
        <w:proofErr w:type="spellStart"/>
        <w:r w:rsidR="009E475E">
          <w:t>end</w:t>
        </w:r>
      </w:ins>
      <w:proofErr w:type="spellEnd"/>
    </w:p>
    <w:p w14:paraId="074AF2B0" w14:textId="40B9BC1E" w:rsidR="001618F3" w:rsidRDefault="001618F3">
      <w:pPr>
        <w:rPr>
          <w:ins w:id="11" w:author="Felipe Lacerda Schoen" w:date="2023-02-22T21:36:00Z"/>
        </w:rPr>
      </w:pPr>
      <w:proofErr w:type="spellStart"/>
      <w:ins w:id="12" w:author="Felipe Lacerda Schoen" w:date="2023-02-22T21:34:00Z">
        <w:r>
          <w:t>Laravel</w:t>
        </w:r>
        <w:proofErr w:type="spellEnd"/>
        <w:r>
          <w:t xml:space="preserve"> </w:t>
        </w:r>
        <w:proofErr w:type="gramStart"/>
        <w:r>
          <w:t xml:space="preserve">- </w:t>
        </w:r>
      </w:ins>
      <w:ins w:id="13" w:author="Felipe Lacerda Schoen" w:date="2023-02-22T21:35:00Z">
        <w:r w:rsidR="00444055">
          <w:t xml:space="preserve"> PHP</w:t>
        </w:r>
      </w:ins>
      <w:proofErr w:type="gramEnd"/>
      <w:ins w:id="14" w:author="Felipe Lacerda Schoen" w:date="2023-02-22T21:36:00Z">
        <w:r w:rsidR="009E475E">
          <w:t xml:space="preserve"> – </w:t>
        </w:r>
      </w:ins>
    </w:p>
    <w:p w14:paraId="219E38C6" w14:textId="36E90A2C" w:rsidR="009E475E" w:rsidRDefault="009E475E">
      <w:pPr>
        <w:rPr>
          <w:ins w:id="15" w:author="Felipe Lacerda Schoen" w:date="2023-02-22T21:37:00Z"/>
        </w:rPr>
      </w:pPr>
      <w:proofErr w:type="spellStart"/>
      <w:ins w:id="16" w:author="Felipe Lacerda Schoen" w:date="2023-02-22T21:36:00Z">
        <w:r>
          <w:t>Vue</w:t>
        </w:r>
        <w:proofErr w:type="spellEnd"/>
        <w:r>
          <w:t xml:space="preserve"> – </w:t>
        </w:r>
        <w:proofErr w:type="spellStart"/>
        <w:r>
          <w:t>JavaSc</w:t>
        </w:r>
      </w:ins>
      <w:ins w:id="17" w:author="Felipe Lacerda Schoen" w:date="2023-02-22T21:37:00Z">
        <w:r>
          <w:t>ript</w:t>
        </w:r>
        <w:proofErr w:type="spellEnd"/>
      </w:ins>
    </w:p>
    <w:p w14:paraId="74BEE76A" w14:textId="626A65AA" w:rsidR="009E475E" w:rsidRDefault="009E475E">
      <w:pPr>
        <w:rPr>
          <w:ins w:id="18" w:author="Felipe Lacerda Schoen" w:date="2023-02-22T21:37:00Z"/>
        </w:rPr>
      </w:pPr>
      <w:ins w:id="19" w:author="Felipe Lacerda Schoen" w:date="2023-02-22T21:37:00Z">
        <w:r>
          <w:t xml:space="preserve">Spring </w:t>
        </w:r>
        <w:r w:rsidR="006724D3">
          <w:t>–</w:t>
        </w:r>
        <w:r>
          <w:t xml:space="preserve"> JAVA</w:t>
        </w:r>
        <w:r w:rsidR="006724D3">
          <w:t xml:space="preserve"> – Back </w:t>
        </w:r>
        <w:proofErr w:type="spellStart"/>
        <w:r w:rsidR="006724D3">
          <w:t>end</w:t>
        </w:r>
        <w:proofErr w:type="spellEnd"/>
      </w:ins>
    </w:p>
    <w:p w14:paraId="6571CAFD" w14:textId="06BA8B86" w:rsidR="001618F3" w:rsidDel="008F6F6C" w:rsidRDefault="001618F3">
      <w:pPr>
        <w:rPr>
          <w:del w:id="20" w:author="Felipe Lacerda Schoen" w:date="2023-02-22T21:38:00Z"/>
        </w:rPr>
      </w:pPr>
    </w:p>
    <w:p w14:paraId="19E26ACD" w14:textId="77777777" w:rsidR="00070C1D" w:rsidRPr="00070C1D" w:rsidRDefault="00070C1D"/>
    <w:p w14:paraId="2F333876" w14:textId="719731BF" w:rsidR="00452F26" w:rsidRDefault="00452F26">
      <w:pPr>
        <w:rPr>
          <w:ins w:id="21" w:author="Felipe Lacerda Schoen" w:date="2023-02-22T21:38:00Z"/>
          <w:b/>
          <w:bCs/>
        </w:rPr>
      </w:pPr>
      <w:r w:rsidRPr="00452F26">
        <w:rPr>
          <w:b/>
          <w:bCs/>
        </w:rPr>
        <w:t xml:space="preserve">Back </w:t>
      </w:r>
      <w:proofErr w:type="spellStart"/>
      <w:r w:rsidRPr="00452F26">
        <w:rPr>
          <w:b/>
          <w:bCs/>
        </w:rPr>
        <w:t>End</w:t>
      </w:r>
      <w:proofErr w:type="spellEnd"/>
    </w:p>
    <w:p w14:paraId="08ADA79F" w14:textId="37E323B4" w:rsidR="008F6F6C" w:rsidRDefault="00150AB1">
      <w:pPr>
        <w:rPr>
          <w:ins w:id="22" w:author="Felipe Lacerda Schoen" w:date="2023-02-22T21:41:00Z"/>
        </w:rPr>
      </w:pPr>
      <w:ins w:id="23" w:author="Felipe Lacerda Schoen" w:date="2023-02-22T21:41:00Z">
        <w:r>
          <w:t>EX: JAVA, PHP C#</w:t>
        </w:r>
      </w:ins>
    </w:p>
    <w:p w14:paraId="5978BEC8" w14:textId="6C00B0C2" w:rsidR="004F4E08" w:rsidRDefault="004F4E08">
      <w:pPr>
        <w:rPr>
          <w:ins w:id="24" w:author="Felipe Lacerda Schoen" w:date="2023-02-22T21:45:00Z"/>
        </w:rPr>
      </w:pPr>
      <w:ins w:id="25" w:author="Felipe Lacerda Schoen" w:date="2023-02-22T21:41:00Z">
        <w:r>
          <w:t xml:space="preserve">Desenvolver </w:t>
        </w:r>
        <w:proofErr w:type="spellStart"/>
        <w:r>
          <w:t>API’s</w:t>
        </w:r>
        <w:proofErr w:type="spellEnd"/>
        <w:r>
          <w:t xml:space="preserve"> – o caminho entre as programações</w:t>
        </w:r>
      </w:ins>
    </w:p>
    <w:p w14:paraId="6F15E579" w14:textId="77777777" w:rsidR="008C3242" w:rsidRPr="008F6F6C" w:rsidRDefault="008C3242">
      <w:pPr>
        <w:rPr>
          <w:rPrChange w:id="26" w:author="Felipe Lacerda Schoen" w:date="2023-02-22T21:38:00Z">
            <w:rPr>
              <w:b/>
              <w:bCs/>
            </w:rPr>
          </w:rPrChange>
        </w:rPr>
      </w:pPr>
    </w:p>
    <w:p w14:paraId="00664095" w14:textId="05D804DA" w:rsidR="00452F26" w:rsidRPr="00452F26" w:rsidRDefault="00452F26">
      <w:pPr>
        <w:rPr>
          <w:b/>
          <w:bCs/>
        </w:rPr>
      </w:pPr>
      <w:r w:rsidRPr="00452F26">
        <w:rPr>
          <w:b/>
          <w:bCs/>
        </w:rPr>
        <w:t xml:space="preserve">Full </w:t>
      </w:r>
      <w:proofErr w:type="spellStart"/>
      <w:r w:rsidRPr="00452F26">
        <w:rPr>
          <w:b/>
          <w:bCs/>
        </w:rPr>
        <w:t>Stack</w:t>
      </w:r>
      <w:proofErr w:type="spellEnd"/>
    </w:p>
    <w:p w14:paraId="4FB074A9" w14:textId="0C416E2F" w:rsidR="008C3242" w:rsidRDefault="000442DB">
      <w:pPr>
        <w:rPr>
          <w:ins w:id="27" w:author="Felipe Lacerda Schoen" w:date="2023-02-22T21:46:00Z"/>
        </w:rPr>
      </w:pPr>
      <w:ins w:id="28" w:author="Felipe Lacerda Schoen" w:date="2023-02-22T21:45:00Z">
        <w:r w:rsidRPr="000442DB">
          <w:rPr>
            <w:rPrChange w:id="29" w:author="Felipe Lacerda Schoen" w:date="2023-02-22T21:45:00Z">
              <w:rPr>
                <w:b/>
                <w:bCs/>
              </w:rPr>
            </w:rPrChange>
          </w:rPr>
          <w:t xml:space="preserve">Desenvolvedor </w:t>
        </w:r>
        <w:r>
          <w:t xml:space="preserve">capacitado </w:t>
        </w:r>
        <w:r w:rsidRPr="000442DB">
          <w:rPr>
            <w:rPrChange w:id="30" w:author="Felipe Lacerda Schoen" w:date="2023-02-22T21:45:00Z">
              <w:rPr>
                <w:b/>
                <w:bCs/>
              </w:rPr>
            </w:rPrChange>
          </w:rPr>
          <w:t>Front e Back</w:t>
        </w:r>
        <w:r w:rsidR="00D4323F">
          <w:t xml:space="preserve">, </w:t>
        </w:r>
      </w:ins>
    </w:p>
    <w:p w14:paraId="14430415" w14:textId="77777777" w:rsidR="00A33752" w:rsidRPr="000442DB" w:rsidRDefault="00A33752">
      <w:pPr>
        <w:rPr>
          <w:ins w:id="31" w:author="Felipe Lacerda Schoen" w:date="2023-02-22T21:45:00Z"/>
          <w:rPrChange w:id="32" w:author="Felipe Lacerda Schoen" w:date="2023-02-22T21:45:00Z">
            <w:rPr>
              <w:ins w:id="33" w:author="Felipe Lacerda Schoen" w:date="2023-02-22T21:45:00Z"/>
              <w:b/>
              <w:bCs/>
            </w:rPr>
          </w:rPrChange>
        </w:rPr>
      </w:pPr>
    </w:p>
    <w:p w14:paraId="436FCA4E" w14:textId="361145D3" w:rsidR="00452F26" w:rsidRDefault="00452F26">
      <w:pPr>
        <w:rPr>
          <w:ins w:id="34" w:author="Felipe Lacerda Schoen" w:date="2023-02-22T21:46:00Z"/>
          <w:b/>
          <w:bCs/>
        </w:rPr>
      </w:pPr>
      <w:r w:rsidRPr="00452F26">
        <w:rPr>
          <w:b/>
          <w:bCs/>
        </w:rPr>
        <w:t>QA</w:t>
      </w:r>
    </w:p>
    <w:p w14:paraId="2A8EFFFB" w14:textId="2F96A7BB" w:rsidR="00A33752" w:rsidRDefault="00A33752">
      <w:pPr>
        <w:rPr>
          <w:ins w:id="35" w:author="Felipe Lacerda Schoen" w:date="2023-02-22T21:47:00Z"/>
        </w:rPr>
      </w:pPr>
      <w:proofErr w:type="spellStart"/>
      <w:ins w:id="36" w:author="Felipe Lacerda Schoen" w:date="2023-02-22T21:46:00Z">
        <w:r>
          <w:t>Quality</w:t>
        </w:r>
        <w:proofErr w:type="spellEnd"/>
        <w:r>
          <w:t xml:space="preserve"> </w:t>
        </w:r>
        <w:proofErr w:type="spellStart"/>
        <w:r>
          <w:t>Assurance</w:t>
        </w:r>
        <w:proofErr w:type="spellEnd"/>
        <w:r>
          <w:t xml:space="preserve"> – </w:t>
        </w:r>
      </w:ins>
      <w:ins w:id="37" w:author="Felipe Lacerda Schoen" w:date="2023-02-22T21:47:00Z">
        <w:r w:rsidR="008B05A5">
          <w:t xml:space="preserve">responsável pelo </w:t>
        </w:r>
      </w:ins>
      <w:ins w:id="38" w:author="Felipe Lacerda Schoen" w:date="2023-02-22T21:46:00Z">
        <w:r w:rsidR="008B05A5">
          <w:t>C</w:t>
        </w:r>
      </w:ins>
      <w:ins w:id="39" w:author="Felipe Lacerda Schoen" w:date="2023-02-22T21:47:00Z">
        <w:r w:rsidR="008B05A5">
          <w:t>ontrole de Qualidade do código.</w:t>
        </w:r>
      </w:ins>
    </w:p>
    <w:p w14:paraId="38EE2865" w14:textId="1BFD59A7" w:rsidR="008B05A5" w:rsidRDefault="00DE7A58">
      <w:pPr>
        <w:rPr>
          <w:ins w:id="40" w:author="Felipe Lacerda Schoen" w:date="2023-02-22T21:49:00Z"/>
        </w:rPr>
      </w:pPr>
      <w:ins w:id="41" w:author="Felipe Lacerda Schoen" w:date="2023-02-22T21:48:00Z">
        <w:r>
          <w:t>Analista de Testes</w:t>
        </w:r>
        <w:r w:rsidR="00962807">
          <w:t xml:space="preserve"> – ferramentas de testes e relatórios de e</w:t>
        </w:r>
      </w:ins>
      <w:ins w:id="42" w:author="Felipe Lacerda Schoen" w:date="2023-02-22T21:49:00Z">
        <w:r w:rsidR="00962807">
          <w:t>rros</w:t>
        </w:r>
      </w:ins>
    </w:p>
    <w:p w14:paraId="643A3679" w14:textId="77777777" w:rsidR="00A33752" w:rsidRPr="00A33752" w:rsidRDefault="00A33752">
      <w:pPr>
        <w:rPr>
          <w:rPrChange w:id="43" w:author="Felipe Lacerda Schoen" w:date="2023-02-22T21:46:00Z">
            <w:rPr>
              <w:b/>
              <w:bCs/>
            </w:rPr>
          </w:rPrChange>
        </w:rPr>
      </w:pPr>
    </w:p>
    <w:p w14:paraId="34F8D722" w14:textId="3217880C" w:rsidR="00452F26" w:rsidRDefault="00452F26">
      <w:pPr>
        <w:rPr>
          <w:ins w:id="44" w:author="Felipe Lacerda Schoen" w:date="2023-02-22T21:49:00Z"/>
          <w:b/>
          <w:bCs/>
        </w:rPr>
      </w:pPr>
      <w:r w:rsidRPr="00452F26">
        <w:rPr>
          <w:b/>
          <w:bCs/>
        </w:rPr>
        <w:t>Infraestrutura</w:t>
      </w:r>
    </w:p>
    <w:p w14:paraId="240239E3" w14:textId="315066A6" w:rsidR="00964F23" w:rsidRDefault="00766CC8">
      <w:pPr>
        <w:rPr>
          <w:ins w:id="45" w:author="Felipe Lacerda Schoen" w:date="2023-02-22T21:49:00Z"/>
        </w:rPr>
      </w:pPr>
      <w:ins w:id="46" w:author="Felipe Lacerda Schoen" w:date="2023-02-22T21:53:00Z">
        <w:r>
          <w:t xml:space="preserve">Servidor - </w:t>
        </w:r>
      </w:ins>
    </w:p>
    <w:p w14:paraId="6017F251" w14:textId="77777777" w:rsidR="00964F23" w:rsidRPr="00964F23" w:rsidRDefault="00964F23">
      <w:pPr>
        <w:rPr>
          <w:rPrChange w:id="47" w:author="Felipe Lacerda Schoen" w:date="2023-02-22T21:49:00Z">
            <w:rPr>
              <w:b/>
              <w:bCs/>
            </w:rPr>
          </w:rPrChange>
        </w:rPr>
      </w:pPr>
    </w:p>
    <w:p w14:paraId="4842C852" w14:textId="7F213FBA" w:rsidR="00452F26" w:rsidRDefault="00452F26">
      <w:pPr>
        <w:rPr>
          <w:ins w:id="48" w:author="Felipe Lacerda Schoen" w:date="2023-02-22T21:54:00Z"/>
          <w:b/>
          <w:bCs/>
        </w:rPr>
      </w:pPr>
      <w:r w:rsidRPr="00452F26">
        <w:rPr>
          <w:b/>
          <w:bCs/>
        </w:rPr>
        <w:t>Cloud</w:t>
      </w:r>
    </w:p>
    <w:p w14:paraId="3C04A064" w14:textId="460B2C83" w:rsidR="00F91F0F" w:rsidRDefault="006D7527">
      <w:pPr>
        <w:rPr>
          <w:ins w:id="49" w:author="Felipe Lacerda Schoen" w:date="2023-02-22T21:55:00Z"/>
        </w:rPr>
      </w:pPr>
      <w:ins w:id="50" w:author="Felipe Lacerda Schoen" w:date="2023-02-22T21:55:00Z">
        <w:r w:rsidRPr="006D7527">
          <w:rPr>
            <w:rPrChange w:id="51" w:author="Felipe Lacerda Schoen" w:date="2023-02-22T21:55:00Z">
              <w:rPr>
                <w:b/>
                <w:bCs/>
              </w:rPr>
            </w:rPrChange>
          </w:rPr>
          <w:t>Nuvem</w:t>
        </w:r>
        <w:r>
          <w:t xml:space="preserve"> publica – prestador de serviço de nuvem</w:t>
        </w:r>
      </w:ins>
    </w:p>
    <w:p w14:paraId="384930BD" w14:textId="1315C00F" w:rsidR="006D11CA" w:rsidRDefault="006D11CA">
      <w:pPr>
        <w:rPr>
          <w:ins w:id="52" w:author="Felipe Lacerda Schoen" w:date="2023-02-22T21:56:00Z"/>
        </w:rPr>
      </w:pPr>
      <w:proofErr w:type="spellStart"/>
      <w:ins w:id="53" w:author="Felipe Lacerda Schoen" w:date="2023-02-22T21:55:00Z">
        <w:r>
          <w:t>Ex</w:t>
        </w:r>
        <w:proofErr w:type="spellEnd"/>
        <w:r>
          <w:t xml:space="preserve">: amazona web </w:t>
        </w:r>
        <w:proofErr w:type="spellStart"/>
        <w:r>
          <w:t>services</w:t>
        </w:r>
        <w:proofErr w:type="spellEnd"/>
        <w:r>
          <w:t xml:space="preserve"> – AWS</w:t>
        </w:r>
      </w:ins>
      <w:ins w:id="54" w:author="Felipe Lacerda Schoen" w:date="2023-02-22T21:56:00Z">
        <w:r w:rsidR="00F05D80">
          <w:t xml:space="preserve">; </w:t>
        </w:r>
      </w:ins>
      <w:ins w:id="55" w:author="Felipe Lacerda Schoen" w:date="2023-02-22T21:55:00Z">
        <w:r>
          <w:t>Sales force</w:t>
        </w:r>
      </w:ins>
      <w:ins w:id="56" w:author="Felipe Lacerda Schoen" w:date="2023-02-22T21:56:00Z">
        <w:r w:rsidR="00F05D80">
          <w:t xml:space="preserve">; </w:t>
        </w:r>
      </w:ins>
      <w:ins w:id="57" w:author="Felipe Lacerda Schoen" w:date="2023-02-22T21:55:00Z">
        <w:r>
          <w:t>A</w:t>
        </w:r>
      </w:ins>
      <w:ins w:id="58" w:author="Felipe Lacerda Schoen" w:date="2023-02-22T21:56:00Z">
        <w:r>
          <w:t>zure</w:t>
        </w:r>
        <w:r w:rsidR="00F05D80">
          <w:t xml:space="preserve">; </w:t>
        </w:r>
        <w:r>
          <w:t>Oracle</w:t>
        </w:r>
      </w:ins>
      <w:ins w:id="59" w:author="Felipe Lacerda Schoen" w:date="2023-02-22T21:57:00Z">
        <w:r w:rsidR="00F05D80">
          <w:t xml:space="preserve">; </w:t>
        </w:r>
      </w:ins>
      <w:proofErr w:type="spellStart"/>
      <w:ins w:id="60" w:author="Felipe Lacerda Schoen" w:date="2023-02-22T21:56:00Z">
        <w:r w:rsidR="00F05E4A">
          <w:t>Vmware</w:t>
        </w:r>
        <w:proofErr w:type="spellEnd"/>
      </w:ins>
    </w:p>
    <w:p w14:paraId="541D576A" w14:textId="067376CC" w:rsidR="00326992" w:rsidRPr="006D7527" w:rsidRDefault="00326992">
      <w:pPr>
        <w:rPr>
          <w:ins w:id="61" w:author="Felipe Lacerda Schoen" w:date="2023-02-22T21:54:00Z"/>
          <w:rPrChange w:id="62" w:author="Felipe Lacerda Schoen" w:date="2023-02-22T21:55:00Z">
            <w:rPr>
              <w:ins w:id="63" w:author="Felipe Lacerda Schoen" w:date="2023-02-22T21:54:00Z"/>
              <w:b/>
              <w:bCs/>
            </w:rPr>
          </w:rPrChange>
        </w:rPr>
      </w:pPr>
      <w:ins w:id="64" w:author="Felipe Lacerda Schoen" w:date="2023-02-22T21:58:00Z">
        <w:r>
          <w:t xml:space="preserve">Profissional de Cloud - </w:t>
        </w:r>
      </w:ins>
    </w:p>
    <w:p w14:paraId="7FD81FBD" w14:textId="77777777" w:rsidR="00F91F0F" w:rsidRPr="00F91F0F" w:rsidRDefault="00F91F0F">
      <w:pPr>
        <w:rPr>
          <w:rPrChange w:id="65" w:author="Felipe Lacerda Schoen" w:date="2023-02-22T21:55:00Z">
            <w:rPr>
              <w:b/>
              <w:bCs/>
            </w:rPr>
          </w:rPrChange>
        </w:rPr>
      </w:pPr>
    </w:p>
    <w:p w14:paraId="52E18159" w14:textId="7351C12C" w:rsidR="00452F26" w:rsidRDefault="00452F26">
      <w:pPr>
        <w:rPr>
          <w:ins w:id="66" w:author="Felipe Lacerda Schoen" w:date="2023-02-22T21:59:00Z"/>
          <w:b/>
          <w:bCs/>
        </w:rPr>
      </w:pPr>
      <w:r w:rsidRPr="00452F26">
        <w:rPr>
          <w:b/>
          <w:bCs/>
        </w:rPr>
        <w:t>Mobile</w:t>
      </w:r>
    </w:p>
    <w:p w14:paraId="2EE0DF3A" w14:textId="22A1B5DC" w:rsidR="00396DE2" w:rsidRDefault="00396DE2">
      <w:pPr>
        <w:rPr>
          <w:ins w:id="67" w:author="Felipe Lacerda Schoen" w:date="2023-02-22T21:59:00Z"/>
        </w:rPr>
      </w:pPr>
      <w:ins w:id="68" w:author="Felipe Lacerda Schoen" w:date="2023-02-22T21:59:00Z">
        <w:r>
          <w:t>JAVA e/ou KOTLIN</w:t>
        </w:r>
      </w:ins>
    </w:p>
    <w:p w14:paraId="2BC547D7" w14:textId="5C0CA0A9" w:rsidR="006D2E2A" w:rsidRDefault="00B87615" w:rsidP="006D2E2A">
      <w:pPr>
        <w:rPr>
          <w:ins w:id="69" w:author="Felipe Lacerda Schoen" w:date="2023-02-22T22:00:00Z"/>
        </w:rPr>
      </w:pPr>
      <w:ins w:id="70" w:author="Felipe Lacerda Schoen" w:date="2023-02-22T21:59:00Z">
        <w:r>
          <w:t>Android Studio</w:t>
        </w:r>
      </w:ins>
      <w:ins w:id="71" w:author="Felipe Lacerda Schoen" w:date="2023-02-22T22:00:00Z">
        <w:r>
          <w:t xml:space="preserve"> </w:t>
        </w:r>
        <w:r w:rsidR="006D2E2A">
          <w:t>- JAVA e/ou KOTLIN ou</w:t>
        </w:r>
      </w:ins>
    </w:p>
    <w:p w14:paraId="60BE95F3" w14:textId="521E220F" w:rsidR="00396DE2" w:rsidRDefault="00F5419D">
      <w:pPr>
        <w:rPr>
          <w:ins w:id="72" w:author="Felipe Lacerda Schoen" w:date="2023-02-22T22:01:00Z"/>
        </w:rPr>
      </w:pPr>
      <w:proofErr w:type="spellStart"/>
      <w:ins w:id="73" w:author="Felipe Lacerda Schoen" w:date="2023-02-22T22:02:00Z">
        <w:r>
          <w:t>X</w:t>
        </w:r>
      </w:ins>
      <w:ins w:id="74" w:author="Felipe Lacerda Schoen" w:date="2023-02-22T22:00:00Z">
        <w:r w:rsidR="00AB0992">
          <w:t>code</w:t>
        </w:r>
        <w:proofErr w:type="spellEnd"/>
        <w:r w:rsidR="00AB0992">
          <w:t xml:space="preserve"> </w:t>
        </w:r>
      </w:ins>
      <w:ins w:id="75" w:author="Felipe Lacerda Schoen" w:date="2023-02-22T22:01:00Z">
        <w:r w:rsidR="00AB0992">
          <w:t>–</w:t>
        </w:r>
      </w:ins>
      <w:ins w:id="76" w:author="Felipe Lacerda Schoen" w:date="2023-02-22T22:00:00Z">
        <w:r w:rsidR="00AB0992">
          <w:t xml:space="preserve"> SWIFT</w:t>
        </w:r>
      </w:ins>
      <w:ins w:id="77" w:author="Felipe Lacerda Schoen" w:date="2023-02-22T22:01:00Z">
        <w:r w:rsidR="00AB0992">
          <w:t xml:space="preserve"> </w:t>
        </w:r>
      </w:ins>
      <w:ins w:id="78" w:author="Felipe Lacerda Schoen" w:date="2023-02-22T22:03:00Z">
        <w:r>
          <w:t>p/ IOS</w:t>
        </w:r>
      </w:ins>
    </w:p>
    <w:p w14:paraId="565252B6" w14:textId="77777777" w:rsidR="007B652A" w:rsidRDefault="007B652A">
      <w:pPr>
        <w:rPr>
          <w:ins w:id="79" w:author="Felipe Lacerda Schoen" w:date="2023-02-22T22:01:00Z"/>
        </w:rPr>
      </w:pPr>
    </w:p>
    <w:p w14:paraId="2A6E17F3" w14:textId="09F81296" w:rsidR="007B652A" w:rsidRDefault="007B652A">
      <w:pPr>
        <w:rPr>
          <w:ins w:id="80" w:author="Felipe Lacerda Schoen" w:date="2023-02-22T22:01:00Z"/>
        </w:rPr>
      </w:pPr>
      <w:ins w:id="81" w:author="Felipe Lacerda Schoen" w:date="2023-02-22T22:01:00Z">
        <w:r>
          <w:t>Hibrido (web)</w:t>
        </w:r>
      </w:ins>
    </w:p>
    <w:p w14:paraId="4897E982" w14:textId="2276D9E4" w:rsidR="00A81318" w:rsidRDefault="007B652A" w:rsidP="00A81318">
      <w:ins w:id="82" w:author="Felipe Lacerda Schoen" w:date="2023-02-22T22:01:00Z">
        <w:r>
          <w:t xml:space="preserve">IONIC, </w:t>
        </w:r>
        <w:proofErr w:type="spellStart"/>
        <w:r>
          <w:t>Flutter</w:t>
        </w:r>
        <w:proofErr w:type="spellEnd"/>
        <w:r>
          <w:t xml:space="preserve">, </w:t>
        </w:r>
        <w:proofErr w:type="spellStart"/>
        <w:r>
          <w:t>React</w:t>
        </w:r>
        <w:proofErr w:type="spellEnd"/>
        <w:r>
          <w:t xml:space="preserve"> </w:t>
        </w:r>
        <w:proofErr w:type="spellStart"/>
        <w:r>
          <w:t>Native</w:t>
        </w:r>
      </w:ins>
      <w:proofErr w:type="spellEnd"/>
    </w:p>
    <w:p w14:paraId="14C49B8E" w14:textId="61727B70" w:rsidR="00143980" w:rsidRDefault="00143980" w:rsidP="00A81318"/>
    <w:p w14:paraId="44BB25E1" w14:textId="04A13280" w:rsidR="00B61E47" w:rsidRDefault="00B61E47" w:rsidP="00A81318">
      <w:pPr>
        <w:rPr>
          <w:b/>
          <w:bCs/>
        </w:rPr>
      </w:pPr>
      <w:r w:rsidRPr="00B61E47">
        <w:rPr>
          <w:b/>
          <w:bCs/>
        </w:rPr>
        <w:t>INTRODUÇÃO A PROGRAMAÇÃO E PENSAMENTO COMPUTACIONAL</w:t>
      </w:r>
    </w:p>
    <w:p w14:paraId="6A1991B3" w14:textId="08A67225" w:rsidR="007748C4" w:rsidRPr="007748C4" w:rsidRDefault="007748C4" w:rsidP="00A81318">
      <w:pPr>
        <w:rPr>
          <w:b/>
          <w:bCs/>
        </w:rPr>
      </w:pPr>
      <w:r w:rsidRPr="007748C4">
        <w:rPr>
          <w:b/>
          <w:bCs/>
        </w:rPr>
        <w:t>Habilidades complementares</w:t>
      </w:r>
    </w:p>
    <w:p w14:paraId="5F8AE04D" w14:textId="0A3A53A6" w:rsidR="007748C4" w:rsidRDefault="00CB48EE" w:rsidP="00A81318">
      <w:r>
        <w:t>Raciocínio logico</w:t>
      </w:r>
    </w:p>
    <w:p w14:paraId="1827334B" w14:textId="48BBDCFC" w:rsidR="0074532F" w:rsidRDefault="00143980" w:rsidP="00A81318">
      <w:pPr>
        <w:rPr>
          <w:b/>
          <w:bCs/>
        </w:rPr>
      </w:pPr>
      <w:r w:rsidRPr="00DB4F0B">
        <w:rPr>
          <w:b/>
          <w:bCs/>
        </w:rPr>
        <w:t>Decomposição</w:t>
      </w:r>
    </w:p>
    <w:p w14:paraId="7E004668" w14:textId="0A8ED913" w:rsidR="00DB4F0B" w:rsidRDefault="009E3152" w:rsidP="00A81318">
      <w:r w:rsidRPr="009E3152">
        <w:t>Micro serviços</w:t>
      </w:r>
      <w:r>
        <w:t>.... fazer um grande problema em pequenos vários problemas que sejam mais fáceis de solucionar</w:t>
      </w:r>
    </w:p>
    <w:p w14:paraId="3A474E65" w14:textId="32D06AEC" w:rsidR="0074532F" w:rsidRDefault="0074532F" w:rsidP="00A81318">
      <w:pPr>
        <w:rPr>
          <w:b/>
          <w:bCs/>
        </w:rPr>
      </w:pPr>
      <w:r w:rsidRPr="00DB4F0B">
        <w:rPr>
          <w:b/>
          <w:bCs/>
        </w:rPr>
        <w:t>Reconhecimento de padrão</w:t>
      </w:r>
    </w:p>
    <w:p w14:paraId="4C720CD6" w14:textId="334814CF" w:rsidR="000F2634" w:rsidRDefault="00AC4811" w:rsidP="00A81318">
      <w:r>
        <w:t>Modelo base</w:t>
      </w:r>
    </w:p>
    <w:p w14:paraId="63D2E409" w14:textId="6AB96DFD" w:rsidR="00AC4811" w:rsidRDefault="00AC4811" w:rsidP="00A81318">
      <w:r>
        <w:t>Estrutura invariante</w:t>
      </w:r>
    </w:p>
    <w:p w14:paraId="4E431EB7" w14:textId="7D178408" w:rsidR="00123856" w:rsidRDefault="00AC4811" w:rsidP="00A81318">
      <w:r>
        <w:t>Repetição</w:t>
      </w:r>
    </w:p>
    <w:p w14:paraId="7B744811" w14:textId="39ED2085" w:rsidR="0074532F" w:rsidRDefault="0074532F" w:rsidP="00A81318">
      <w:pPr>
        <w:rPr>
          <w:b/>
          <w:bCs/>
        </w:rPr>
      </w:pPr>
      <w:r w:rsidRPr="00DB4F0B">
        <w:rPr>
          <w:b/>
          <w:bCs/>
        </w:rPr>
        <w:t>Abstração</w:t>
      </w:r>
    </w:p>
    <w:p w14:paraId="3BB0E3C9" w14:textId="504E560E" w:rsidR="0074532F" w:rsidRDefault="0074532F" w:rsidP="00A81318">
      <w:pPr>
        <w:rPr>
          <w:b/>
          <w:bCs/>
        </w:rPr>
      </w:pPr>
      <w:r w:rsidRPr="00DB4F0B">
        <w:rPr>
          <w:b/>
          <w:bCs/>
        </w:rPr>
        <w:t>Design de algoritmo</w:t>
      </w:r>
    </w:p>
    <w:p w14:paraId="15F3E933" w14:textId="03D42C6A" w:rsidR="00E70620" w:rsidRDefault="00E70620" w:rsidP="00A81318">
      <w:pPr>
        <w:rPr>
          <w:b/>
          <w:bCs/>
        </w:rPr>
      </w:pPr>
      <w:r>
        <w:rPr>
          <w:b/>
          <w:bCs/>
        </w:rPr>
        <w:t>Instruções primitivas</w:t>
      </w:r>
    </w:p>
    <w:p w14:paraId="46C68E49" w14:textId="77777777" w:rsidR="001C6CB0" w:rsidRDefault="001C6CB0" w:rsidP="00A81318">
      <w:pPr>
        <w:rPr>
          <w:b/>
          <w:bCs/>
        </w:rPr>
      </w:pPr>
    </w:p>
    <w:p w14:paraId="13C74E7F" w14:textId="77777777" w:rsidR="001C6CB0" w:rsidRDefault="001C6CB0" w:rsidP="00A81318">
      <w:pPr>
        <w:rPr>
          <w:b/>
          <w:bCs/>
        </w:rPr>
      </w:pPr>
    </w:p>
    <w:p w14:paraId="0A14FEFC" w14:textId="247E7F46" w:rsidR="001C6CB0" w:rsidRDefault="004F41D5" w:rsidP="00A81318">
      <w:pPr>
        <w:rPr>
          <w:b/>
          <w:bCs/>
        </w:rPr>
      </w:pPr>
      <w:r>
        <w:rPr>
          <w:b/>
          <w:bCs/>
        </w:rPr>
        <w:t xml:space="preserve">Trabalho em equipes </w:t>
      </w:r>
      <w:r w:rsidR="007A6FB4">
        <w:rPr>
          <w:b/>
          <w:bCs/>
        </w:rPr>
        <w:t>Ágeis</w:t>
      </w:r>
    </w:p>
    <w:p w14:paraId="61DCC956" w14:textId="07586542" w:rsidR="00DB22E2" w:rsidRPr="00DB22E2" w:rsidRDefault="00DB22E2" w:rsidP="00A81318">
      <w:pPr>
        <w:rPr>
          <w:b/>
          <w:bCs/>
        </w:rPr>
      </w:pPr>
      <w:r w:rsidRPr="00DB22E2">
        <w:rPr>
          <w:b/>
          <w:bCs/>
        </w:rPr>
        <w:t>Introdução a cultura Ágil</w:t>
      </w:r>
    </w:p>
    <w:p w14:paraId="24AA6200" w14:textId="761F0956" w:rsidR="007A6FB4" w:rsidRDefault="00C74204" w:rsidP="00A81318">
      <w:r>
        <w:t>Agilidade</w:t>
      </w:r>
      <w:r w:rsidR="00996FD6">
        <w:t xml:space="preserve"> x </w:t>
      </w:r>
      <w:r>
        <w:t>Rapidez</w:t>
      </w:r>
    </w:p>
    <w:p w14:paraId="4DBAFC4F" w14:textId="01AD2F0C" w:rsidR="00D01195" w:rsidRDefault="00D01195" w:rsidP="00A81318">
      <w:r>
        <w:t xml:space="preserve">Agilidade é fazer </w:t>
      </w:r>
      <w:r w:rsidR="002539D2">
        <w:t xml:space="preserve">eficientemente, </w:t>
      </w:r>
      <w:r>
        <w:t>direito</w:t>
      </w:r>
      <w:r w:rsidR="002539D2">
        <w:t xml:space="preserve"> e rápido.</w:t>
      </w:r>
      <w:r w:rsidR="00B2644F">
        <w:t xml:space="preserve"> Agilidade é saber se adaptar durante o percurso.</w:t>
      </w:r>
    </w:p>
    <w:p w14:paraId="1D30F7C2" w14:textId="3912B23F" w:rsidR="00D01195" w:rsidRDefault="002539D2" w:rsidP="00A81318">
      <w:r>
        <w:t xml:space="preserve">Rapidez fazer </w:t>
      </w:r>
      <w:r w:rsidR="00AA73C8">
        <w:t>apenas rápido</w:t>
      </w:r>
      <w:r w:rsidR="00B2644F">
        <w:t xml:space="preserve"> não é ser </w:t>
      </w:r>
      <w:r w:rsidR="00AA73C8">
        <w:t>ágil.</w:t>
      </w:r>
    </w:p>
    <w:p w14:paraId="056DC055" w14:textId="77777777" w:rsidR="00AA451F" w:rsidRDefault="00AA451F" w:rsidP="00A81318"/>
    <w:p w14:paraId="420C90EF" w14:textId="5B271102" w:rsidR="00AA451F" w:rsidRDefault="00AA451F" w:rsidP="00A81318">
      <w:pPr>
        <w:rPr>
          <w:b/>
          <w:bCs/>
        </w:rPr>
      </w:pPr>
      <w:r>
        <w:rPr>
          <w:b/>
          <w:bCs/>
        </w:rPr>
        <w:t>Manifesto ágil.</w:t>
      </w:r>
    </w:p>
    <w:p w14:paraId="7F6F9DAD" w14:textId="36BC334E" w:rsidR="00AA451F" w:rsidRPr="00AA451F" w:rsidRDefault="00AA451F" w:rsidP="00A81318">
      <w:r>
        <w:rPr>
          <w:noProof/>
        </w:rPr>
        <w:drawing>
          <wp:inline distT="0" distB="0" distL="0" distR="0" wp14:anchorId="050B68BE" wp14:editId="5F47EF11">
            <wp:extent cx="5357306" cy="29622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567" t="33236" r="26447" b="37291"/>
                    <a:stretch/>
                  </pic:blipFill>
                  <pic:spPr bwMode="auto">
                    <a:xfrm>
                      <a:off x="0" y="0"/>
                      <a:ext cx="5370220" cy="296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CF808" w14:textId="77777777" w:rsidR="00C74204" w:rsidRDefault="00C74204" w:rsidP="00A81318"/>
    <w:p w14:paraId="7934EC64" w14:textId="77777777" w:rsidR="00AA451F" w:rsidRDefault="00AA451F" w:rsidP="00A81318"/>
    <w:p w14:paraId="6E45D96F" w14:textId="77777777" w:rsidR="00E10D88" w:rsidRDefault="00E10D88" w:rsidP="00A81318"/>
    <w:p w14:paraId="684AE45F" w14:textId="6DCC038F" w:rsidR="00E10D88" w:rsidRDefault="00E10D88" w:rsidP="00A81318">
      <w:r>
        <w:t>Gerenciamento de projetos</w:t>
      </w:r>
    </w:p>
    <w:p w14:paraId="15DDF4CA" w14:textId="7CB22630" w:rsidR="00E10D88" w:rsidRDefault="00E10D88" w:rsidP="00A81318">
      <w:r>
        <w:t>Processo – recorrente e continuo</w:t>
      </w:r>
    </w:p>
    <w:p w14:paraId="548F43A1" w14:textId="77777777" w:rsidR="00E10D88" w:rsidRDefault="00E10D88" w:rsidP="00A81318"/>
    <w:p w14:paraId="1DFDCE01" w14:textId="02961ADF" w:rsidR="00E10D88" w:rsidRDefault="00E10D88" w:rsidP="00A81318">
      <w:r>
        <w:t xml:space="preserve">Projeto – esforço </w:t>
      </w:r>
      <w:proofErr w:type="spellStart"/>
      <w:r>
        <w:t>temporeario</w:t>
      </w:r>
      <w:proofErr w:type="spellEnd"/>
    </w:p>
    <w:p w14:paraId="0FCBBAD5" w14:textId="77777777" w:rsidR="00E10D88" w:rsidRDefault="00E10D88" w:rsidP="00A81318"/>
    <w:p w14:paraId="46847AC6" w14:textId="77777777" w:rsidR="005C7BD3" w:rsidRDefault="005C7BD3" w:rsidP="00A81318"/>
    <w:p w14:paraId="7AFA978A" w14:textId="0A90CEF4" w:rsidR="005C7BD3" w:rsidRDefault="005C7BD3" w:rsidP="00A81318">
      <w:pPr>
        <w:rPr>
          <w:b/>
          <w:bCs/>
        </w:rPr>
      </w:pPr>
      <w:r w:rsidRPr="005C7BD3">
        <w:rPr>
          <w:b/>
          <w:bCs/>
        </w:rPr>
        <w:t xml:space="preserve">OKR </w:t>
      </w:r>
      <w:r w:rsidR="000219D9">
        <w:rPr>
          <w:b/>
          <w:bCs/>
        </w:rPr>
        <w:t>–</w:t>
      </w:r>
      <w:r w:rsidRPr="005C7BD3">
        <w:rPr>
          <w:b/>
          <w:bCs/>
        </w:rPr>
        <w:t xml:space="preserve"> </w:t>
      </w:r>
      <w:r w:rsidR="000219D9">
        <w:t xml:space="preserve">Descrições qualitativas que apontam direção a ser seguida </w:t>
      </w:r>
      <w:r w:rsidR="00AA33C6">
        <w:rPr>
          <w:b/>
          <w:bCs/>
        </w:rPr>
        <w:t>claro, inspirador, desafiador alinhado com a missão do produto</w:t>
      </w:r>
    </w:p>
    <w:p w14:paraId="343B0706" w14:textId="77777777" w:rsidR="00AA33C6" w:rsidRDefault="00AA33C6" w:rsidP="00A81318">
      <w:pPr>
        <w:rPr>
          <w:b/>
          <w:bCs/>
        </w:rPr>
      </w:pPr>
    </w:p>
    <w:p w14:paraId="49B0C93F" w14:textId="420494CB" w:rsidR="00AA33C6" w:rsidRPr="00AA33C6" w:rsidRDefault="00254C3F" w:rsidP="00A81318">
      <w:r>
        <w:rPr>
          <w:noProof/>
        </w:rPr>
        <w:lastRenderedPageBreak/>
        <w:drawing>
          <wp:inline distT="0" distB="0" distL="0" distR="0" wp14:anchorId="44CCFD72" wp14:editId="39DFA0FB">
            <wp:extent cx="4105275" cy="252291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07" r="34560" b="19105"/>
                    <a:stretch/>
                  </pic:blipFill>
                  <pic:spPr bwMode="auto">
                    <a:xfrm>
                      <a:off x="0" y="0"/>
                      <a:ext cx="4110022" cy="252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40F7" w14:textId="77777777" w:rsidR="00E10D88" w:rsidRDefault="00E10D88" w:rsidP="00A81318"/>
    <w:p w14:paraId="2CAD5CF1" w14:textId="77777777" w:rsidR="00CB4773" w:rsidRPr="00CB4773" w:rsidRDefault="00CB4773" w:rsidP="00CB4773">
      <w:pPr>
        <w:shd w:val="clear" w:color="auto" w:fill="0D0D0D"/>
        <w:spacing w:after="100" w:afterAutospacing="1" w:line="240" w:lineRule="auto"/>
        <w:outlineLvl w:val="4"/>
        <w:rPr>
          <w:rFonts w:ascii="Arial" w:eastAsia="Times New Roman" w:hAnsi="Arial" w:cs="Arial"/>
          <w:b/>
          <w:bCs/>
          <w:color w:val="FFFFFF"/>
          <w:sz w:val="20"/>
          <w:szCs w:val="20"/>
          <w:lang w:eastAsia="pt-BR"/>
        </w:rPr>
      </w:pPr>
      <w:r w:rsidRPr="00CB4773">
        <w:rPr>
          <w:rFonts w:ascii="Arial" w:eastAsia="Times New Roman" w:hAnsi="Arial" w:cs="Arial"/>
          <w:b/>
          <w:bCs/>
          <w:color w:val="FFFFFF"/>
          <w:sz w:val="20"/>
          <w:szCs w:val="20"/>
          <w:lang w:eastAsia="pt-BR"/>
        </w:rPr>
        <w:t xml:space="preserve">Introdução ao </w:t>
      </w:r>
      <w:proofErr w:type="spellStart"/>
      <w:r w:rsidRPr="00CB4773">
        <w:rPr>
          <w:rFonts w:ascii="Arial" w:eastAsia="Times New Roman" w:hAnsi="Arial" w:cs="Arial"/>
          <w:b/>
          <w:bCs/>
          <w:color w:val="FFFFFF"/>
          <w:sz w:val="20"/>
          <w:szCs w:val="20"/>
          <w:lang w:eastAsia="pt-BR"/>
        </w:rPr>
        <w:t>Git</w:t>
      </w:r>
      <w:proofErr w:type="spellEnd"/>
      <w:r w:rsidRPr="00CB4773">
        <w:rPr>
          <w:rFonts w:ascii="Arial" w:eastAsia="Times New Roman" w:hAnsi="Arial" w:cs="Arial"/>
          <w:b/>
          <w:bCs/>
          <w:color w:val="FFFFFF"/>
          <w:sz w:val="20"/>
          <w:szCs w:val="20"/>
          <w:lang w:eastAsia="pt-BR"/>
        </w:rPr>
        <w:t xml:space="preserve"> e ao GitHub</w:t>
      </w:r>
    </w:p>
    <w:p w14:paraId="54B39891" w14:textId="77777777" w:rsidR="00CB4773" w:rsidRDefault="00CB4773" w:rsidP="00A81318"/>
    <w:p w14:paraId="64570C20" w14:textId="77777777" w:rsidR="00CB4773" w:rsidRDefault="00CB4773" w:rsidP="00A81318"/>
    <w:p w14:paraId="041B0905" w14:textId="77777777" w:rsidR="00AE49CF" w:rsidRDefault="00AE49CF" w:rsidP="00A81318"/>
    <w:p w14:paraId="51372616" w14:textId="3D915D78" w:rsidR="00AE49CF" w:rsidRPr="00E954B8" w:rsidRDefault="00AE49CF" w:rsidP="00A81318">
      <w:pPr>
        <w:rPr>
          <w:b/>
          <w:bCs/>
          <w:u w:val="single"/>
        </w:rPr>
      </w:pPr>
      <w:r w:rsidRPr="00E954B8">
        <w:rPr>
          <w:b/>
          <w:bCs/>
          <w:u w:val="single"/>
        </w:rPr>
        <w:t>Curso de GIT e GITHUB</w:t>
      </w:r>
    </w:p>
    <w:p w14:paraId="1D5F79C4" w14:textId="77777777" w:rsidR="00283D8A" w:rsidRDefault="00283D8A" w:rsidP="00A81318"/>
    <w:p w14:paraId="0B3B51D4" w14:textId="28962922" w:rsidR="00283D8A" w:rsidRDefault="00283D8A" w:rsidP="00A81318">
      <w:r>
        <w:t xml:space="preserve">PQ E PARA QUE APRENDER </w:t>
      </w:r>
      <w:proofErr w:type="spellStart"/>
      <w:r>
        <w:t>git</w:t>
      </w:r>
      <w:proofErr w:type="spellEnd"/>
      <w:r>
        <w:t xml:space="preserve"> E </w:t>
      </w:r>
      <w:proofErr w:type="spellStart"/>
      <w:r>
        <w:t>github</w:t>
      </w:r>
      <w:proofErr w:type="spellEnd"/>
    </w:p>
    <w:p w14:paraId="67607622" w14:textId="77777777" w:rsidR="00283D8A" w:rsidRDefault="00283D8A" w:rsidP="00A81318"/>
    <w:p w14:paraId="0F21F07F" w14:textId="15B83268" w:rsidR="00074058" w:rsidRDefault="00074058" w:rsidP="00A81318">
      <w:proofErr w:type="spellStart"/>
      <w:r>
        <w:t>Git</w:t>
      </w:r>
      <w:proofErr w:type="spellEnd"/>
      <w:r>
        <w:t xml:space="preserve"> SISTEMA DE VERSIONAMENTO </w:t>
      </w:r>
      <w:r w:rsidR="003E54EB">
        <w:t>DE CÓDIGO</w:t>
      </w:r>
    </w:p>
    <w:p w14:paraId="7E580CAE" w14:textId="77777777" w:rsidR="003E54EB" w:rsidRDefault="003E54EB" w:rsidP="00A81318"/>
    <w:p w14:paraId="275703E5" w14:textId="77777777" w:rsidR="00A50757" w:rsidRDefault="00A50757" w:rsidP="00A81318"/>
    <w:p w14:paraId="5518CCBF" w14:textId="77777777" w:rsidR="00A50757" w:rsidRDefault="00A50757" w:rsidP="00A81318"/>
    <w:p w14:paraId="7621ED5E" w14:textId="51E49226" w:rsidR="00A50757" w:rsidRDefault="00DC60EC" w:rsidP="00A81318">
      <w:pPr>
        <w:rPr>
          <w:b/>
          <w:bCs/>
          <w:sz w:val="36"/>
          <w:szCs w:val="36"/>
          <w:u w:val="single"/>
        </w:rPr>
      </w:pPr>
      <w:r w:rsidRPr="00DE62F5">
        <w:rPr>
          <w:b/>
          <w:bCs/>
          <w:sz w:val="36"/>
          <w:szCs w:val="36"/>
          <w:u w:val="single"/>
        </w:rPr>
        <w:t xml:space="preserve">Estou emperrado na </w:t>
      </w:r>
      <w:r w:rsidR="00A50757" w:rsidRPr="00DE62F5">
        <w:rPr>
          <w:b/>
          <w:bCs/>
          <w:sz w:val="36"/>
          <w:szCs w:val="36"/>
          <w:u w:val="single"/>
        </w:rPr>
        <w:t xml:space="preserve">Chave </w:t>
      </w:r>
      <w:proofErr w:type="spellStart"/>
      <w:r w:rsidR="00A50757" w:rsidRPr="00DE62F5">
        <w:rPr>
          <w:b/>
          <w:bCs/>
          <w:sz w:val="36"/>
          <w:szCs w:val="36"/>
          <w:u w:val="single"/>
        </w:rPr>
        <w:t>ssh</w:t>
      </w:r>
      <w:proofErr w:type="spellEnd"/>
      <w:r w:rsidR="00A50757" w:rsidRPr="00DE62F5">
        <w:rPr>
          <w:b/>
          <w:bCs/>
          <w:sz w:val="36"/>
          <w:szCs w:val="36"/>
          <w:u w:val="single"/>
        </w:rPr>
        <w:t xml:space="preserve"> e Token</w:t>
      </w:r>
    </w:p>
    <w:p w14:paraId="78BE8125" w14:textId="77777777" w:rsidR="00E0560A" w:rsidRDefault="00E0560A" w:rsidP="00A81318">
      <w:pPr>
        <w:rPr>
          <w:b/>
          <w:bCs/>
          <w:sz w:val="36"/>
          <w:szCs w:val="36"/>
          <w:u w:val="single"/>
        </w:rPr>
      </w:pPr>
    </w:p>
    <w:p w14:paraId="63A4E6FE" w14:textId="73D828D9" w:rsidR="00E0560A" w:rsidRDefault="00E0560A" w:rsidP="00A8131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3 passos </w:t>
      </w:r>
      <w:r w:rsidR="002B07B9">
        <w:rPr>
          <w:b/>
          <w:bCs/>
          <w:sz w:val="36"/>
          <w:szCs w:val="36"/>
          <w:u w:val="single"/>
        </w:rPr>
        <w:t>para fazer</w:t>
      </w:r>
    </w:p>
    <w:p w14:paraId="1CC618EA" w14:textId="17BE02C0" w:rsidR="002B07B9" w:rsidRDefault="00BB7DCA" w:rsidP="00A8131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Gerar </w:t>
      </w:r>
      <w:r w:rsidR="009266E0">
        <w:rPr>
          <w:b/>
          <w:bCs/>
          <w:sz w:val="36"/>
          <w:szCs w:val="36"/>
          <w:u w:val="single"/>
        </w:rPr>
        <w:t>Chave</w:t>
      </w:r>
    </w:p>
    <w:p w14:paraId="01FE4486" w14:textId="5E746F95" w:rsidR="009266E0" w:rsidRDefault="00382A59" w:rsidP="00A8131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colocar</w:t>
      </w:r>
      <w:r w:rsidR="009266E0">
        <w:rPr>
          <w:b/>
          <w:bCs/>
          <w:sz w:val="36"/>
          <w:szCs w:val="36"/>
          <w:u w:val="single"/>
        </w:rPr>
        <w:t xml:space="preserve"> </w:t>
      </w:r>
      <w:proofErr w:type="spellStart"/>
      <w:r w:rsidR="009266E0">
        <w:rPr>
          <w:b/>
          <w:bCs/>
          <w:sz w:val="36"/>
          <w:szCs w:val="36"/>
          <w:u w:val="single"/>
        </w:rPr>
        <w:t>git</w:t>
      </w:r>
      <w:proofErr w:type="spellEnd"/>
      <w:r w:rsidR="009266E0">
        <w:rPr>
          <w:b/>
          <w:bCs/>
          <w:sz w:val="36"/>
          <w:szCs w:val="36"/>
          <w:u w:val="single"/>
        </w:rPr>
        <w:t xml:space="preserve"> hub</w:t>
      </w:r>
    </w:p>
    <w:p w14:paraId="3AAEDB81" w14:textId="45C4E41A" w:rsidR="009266E0" w:rsidRDefault="00BB7DCA" w:rsidP="00A8131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iniciar o agente</w:t>
      </w:r>
    </w:p>
    <w:p w14:paraId="2D46DF9F" w14:textId="77777777" w:rsidR="00BB7DCA" w:rsidRDefault="00BB7DCA" w:rsidP="00A81318">
      <w:pPr>
        <w:rPr>
          <w:b/>
          <w:bCs/>
          <w:sz w:val="36"/>
          <w:szCs w:val="36"/>
          <w:u w:val="single"/>
        </w:rPr>
      </w:pPr>
    </w:p>
    <w:p w14:paraId="467F70EC" w14:textId="77777777" w:rsidR="009266E0" w:rsidRPr="00DE62F5" w:rsidRDefault="009266E0" w:rsidP="00A81318">
      <w:pPr>
        <w:rPr>
          <w:b/>
          <w:bCs/>
          <w:sz w:val="36"/>
          <w:szCs w:val="36"/>
          <w:u w:val="single"/>
        </w:rPr>
      </w:pPr>
    </w:p>
    <w:p w14:paraId="262FBDF9" w14:textId="2A3E08D0" w:rsidR="00A50757" w:rsidRDefault="005F4B0E" w:rsidP="00A81318">
      <w:r>
        <w:rPr>
          <w:noProof/>
        </w:rPr>
        <w:drawing>
          <wp:inline distT="0" distB="0" distL="0" distR="0" wp14:anchorId="28E4F007" wp14:editId="1FA5D949">
            <wp:extent cx="3886200" cy="3692263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604" t="19994" r="5129" b="8621"/>
                    <a:stretch/>
                  </pic:blipFill>
                  <pic:spPr bwMode="auto">
                    <a:xfrm>
                      <a:off x="0" y="0"/>
                      <a:ext cx="3896360" cy="370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C5C8" w14:textId="77777777" w:rsidR="00CB6FFD" w:rsidRDefault="00CB6FFD" w:rsidP="00A81318"/>
    <w:p w14:paraId="74BF1C63" w14:textId="174C4109" w:rsidR="00CB6FFD" w:rsidRDefault="002B1AAF" w:rsidP="00A81318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 iniciar repositório</w:t>
      </w:r>
    </w:p>
    <w:p w14:paraId="2EFDD3AF" w14:textId="7FDB41D8" w:rsidR="002B1AAF" w:rsidRDefault="002B1AAF" w:rsidP="00A81318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 </w:t>
      </w:r>
    </w:p>
    <w:p w14:paraId="51476D8B" w14:textId="08E1FDF7" w:rsidR="002B1AAF" w:rsidRDefault="002B1AAF" w:rsidP="00A81318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</w:t>
      </w:r>
      <w:r w:rsidR="0015516B">
        <w:t>–</w:t>
      </w:r>
      <w:r>
        <w:t xml:space="preserve"> </w:t>
      </w:r>
    </w:p>
    <w:p w14:paraId="6C3B1BAF" w14:textId="77777777" w:rsidR="0015516B" w:rsidRDefault="0015516B" w:rsidP="00A81318"/>
    <w:p w14:paraId="6F6D5B1B" w14:textId="77777777" w:rsidR="0015516B" w:rsidRDefault="0015516B" w:rsidP="00A81318"/>
    <w:p w14:paraId="16822EDF" w14:textId="5C60F6DD" w:rsidR="0015516B" w:rsidRDefault="0015516B" w:rsidP="00A81318">
      <w:r>
        <w:t xml:space="preserve">Criando </w:t>
      </w:r>
      <w:r w:rsidR="007F0048">
        <w:t>repositório</w:t>
      </w:r>
    </w:p>
    <w:p w14:paraId="673F99AB" w14:textId="77777777" w:rsidR="007F0048" w:rsidRDefault="007F0048" w:rsidP="00A81318"/>
    <w:p w14:paraId="78D792D1" w14:textId="77777777" w:rsidR="007F0048" w:rsidRDefault="007F0048" w:rsidP="00A81318"/>
    <w:p w14:paraId="5C622E30" w14:textId="73C9A983" w:rsidR="002B1AAF" w:rsidRDefault="0006370B" w:rsidP="00A81318">
      <w:pPr>
        <w:rPr>
          <w:b/>
          <w:bCs/>
          <w:u w:val="single"/>
        </w:rPr>
      </w:pPr>
      <w:r>
        <w:rPr>
          <w:b/>
          <w:bCs/>
          <w:u w:val="single"/>
        </w:rPr>
        <w:t>DOMINANDO IDE’S JAVA</w:t>
      </w:r>
    </w:p>
    <w:p w14:paraId="1A790A64" w14:textId="1B0504E3" w:rsidR="0006370B" w:rsidRDefault="0032032B" w:rsidP="00A81318">
      <w:r w:rsidRPr="0032032B">
        <w:t xml:space="preserve">Eclipse IDE e </w:t>
      </w:r>
      <w:proofErr w:type="spellStart"/>
      <w:r w:rsidRPr="0032032B">
        <w:t>Intellij</w:t>
      </w:r>
      <w:proofErr w:type="spellEnd"/>
      <w:r w:rsidRPr="0032032B">
        <w:t xml:space="preserve"> IDE</w:t>
      </w:r>
    </w:p>
    <w:p w14:paraId="2A9930D1" w14:textId="51F27CD2" w:rsidR="004B01D6" w:rsidRDefault="004B01D6" w:rsidP="00A81318"/>
    <w:p w14:paraId="5EAB5549" w14:textId="5930368C" w:rsidR="004B01D6" w:rsidRDefault="004B01D6" w:rsidP="00A81318">
      <w:r>
        <w:t>Conjunto</w:t>
      </w:r>
    </w:p>
    <w:p w14:paraId="0F42DF93" w14:textId="2D9AA48F" w:rsidR="004B01D6" w:rsidRDefault="004B01D6" w:rsidP="00A81318">
      <w:r>
        <w:t xml:space="preserve">Java </w:t>
      </w:r>
      <w:proofErr w:type="spellStart"/>
      <w:r>
        <w:t>jdk</w:t>
      </w:r>
      <w:proofErr w:type="spellEnd"/>
    </w:p>
    <w:p w14:paraId="20A7D0DA" w14:textId="238F87C7" w:rsidR="004B01D6" w:rsidRDefault="00AA624F" w:rsidP="00A81318">
      <w:pPr>
        <w:rPr>
          <w:b/>
          <w:bCs/>
          <w:u w:val="single"/>
        </w:rPr>
      </w:pPr>
      <w:r>
        <w:rPr>
          <w:b/>
          <w:bCs/>
          <w:u w:val="single"/>
        </w:rPr>
        <w:t>ECLIPSE</w:t>
      </w:r>
    </w:p>
    <w:p w14:paraId="545892DE" w14:textId="1C77D363" w:rsidR="00AA624F" w:rsidRPr="00AA624F" w:rsidRDefault="00AA624F" w:rsidP="00A81318">
      <w:r>
        <w:lastRenderedPageBreak/>
        <w:t xml:space="preserve">Atalhos </w:t>
      </w:r>
      <w:r w:rsidR="00266A81" w:rsidRPr="00266A81">
        <w:t>https://github.com/FelipeSchoen/teste-curso-dio-dominando-ides.git</w:t>
      </w:r>
    </w:p>
    <w:sectPr w:rsidR="00AA624F" w:rsidRPr="00AA62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B15"/>
    <w:rsid w:val="000134B5"/>
    <w:rsid w:val="0001478C"/>
    <w:rsid w:val="00016D6A"/>
    <w:rsid w:val="00017353"/>
    <w:rsid w:val="000219D9"/>
    <w:rsid w:val="00024B15"/>
    <w:rsid w:val="000335F8"/>
    <w:rsid w:val="00036693"/>
    <w:rsid w:val="000433C5"/>
    <w:rsid w:val="000442DB"/>
    <w:rsid w:val="0005316D"/>
    <w:rsid w:val="00055EEB"/>
    <w:rsid w:val="00061C99"/>
    <w:rsid w:val="0006370B"/>
    <w:rsid w:val="0006446C"/>
    <w:rsid w:val="00070C1D"/>
    <w:rsid w:val="00074058"/>
    <w:rsid w:val="000779A9"/>
    <w:rsid w:val="000839E6"/>
    <w:rsid w:val="00091AF8"/>
    <w:rsid w:val="000C28AE"/>
    <w:rsid w:val="000C6682"/>
    <w:rsid w:val="000E3EAB"/>
    <w:rsid w:val="000F2634"/>
    <w:rsid w:val="00123856"/>
    <w:rsid w:val="00143980"/>
    <w:rsid w:val="00150AB1"/>
    <w:rsid w:val="0015516B"/>
    <w:rsid w:val="001618F3"/>
    <w:rsid w:val="00171283"/>
    <w:rsid w:val="00183ACA"/>
    <w:rsid w:val="00187A7B"/>
    <w:rsid w:val="001A3427"/>
    <w:rsid w:val="001A5020"/>
    <w:rsid w:val="001A6C68"/>
    <w:rsid w:val="001A763C"/>
    <w:rsid w:val="001B2A20"/>
    <w:rsid w:val="001B2E33"/>
    <w:rsid w:val="001C66B3"/>
    <w:rsid w:val="001C6CB0"/>
    <w:rsid w:val="001E3681"/>
    <w:rsid w:val="001E5672"/>
    <w:rsid w:val="001F5F27"/>
    <w:rsid w:val="00206A75"/>
    <w:rsid w:val="00211909"/>
    <w:rsid w:val="002403EA"/>
    <w:rsid w:val="002467F2"/>
    <w:rsid w:val="0025278B"/>
    <w:rsid w:val="002539D2"/>
    <w:rsid w:val="00254C3F"/>
    <w:rsid w:val="00266A81"/>
    <w:rsid w:val="00273D04"/>
    <w:rsid w:val="00274448"/>
    <w:rsid w:val="00283D8A"/>
    <w:rsid w:val="00284EE0"/>
    <w:rsid w:val="002871D8"/>
    <w:rsid w:val="002B07B9"/>
    <w:rsid w:val="002B1AAF"/>
    <w:rsid w:val="002C4247"/>
    <w:rsid w:val="002C5F0C"/>
    <w:rsid w:val="002D5A3D"/>
    <w:rsid w:val="002D5F7E"/>
    <w:rsid w:val="002F26CC"/>
    <w:rsid w:val="002F5095"/>
    <w:rsid w:val="002F588C"/>
    <w:rsid w:val="003101EB"/>
    <w:rsid w:val="00315B43"/>
    <w:rsid w:val="0032032B"/>
    <w:rsid w:val="00326992"/>
    <w:rsid w:val="00362588"/>
    <w:rsid w:val="00372798"/>
    <w:rsid w:val="00382A59"/>
    <w:rsid w:val="00385098"/>
    <w:rsid w:val="00396DE2"/>
    <w:rsid w:val="003A101D"/>
    <w:rsid w:val="003B6A73"/>
    <w:rsid w:val="003C0BF1"/>
    <w:rsid w:val="003C0EE6"/>
    <w:rsid w:val="003D0188"/>
    <w:rsid w:val="003E54EB"/>
    <w:rsid w:val="003F5F54"/>
    <w:rsid w:val="0040095A"/>
    <w:rsid w:val="004057A2"/>
    <w:rsid w:val="00415E4F"/>
    <w:rsid w:val="004173B7"/>
    <w:rsid w:val="00417A9A"/>
    <w:rsid w:val="00417CBB"/>
    <w:rsid w:val="004275A5"/>
    <w:rsid w:val="00443D96"/>
    <w:rsid w:val="00444055"/>
    <w:rsid w:val="00452F26"/>
    <w:rsid w:val="00456645"/>
    <w:rsid w:val="00494C77"/>
    <w:rsid w:val="00497033"/>
    <w:rsid w:val="004B01D6"/>
    <w:rsid w:val="004C14EC"/>
    <w:rsid w:val="004F3C53"/>
    <w:rsid w:val="004F41D5"/>
    <w:rsid w:val="004F4E08"/>
    <w:rsid w:val="00510085"/>
    <w:rsid w:val="005117A0"/>
    <w:rsid w:val="00516526"/>
    <w:rsid w:val="00521673"/>
    <w:rsid w:val="00560BB3"/>
    <w:rsid w:val="00565BFB"/>
    <w:rsid w:val="00567DBD"/>
    <w:rsid w:val="005803DE"/>
    <w:rsid w:val="00596140"/>
    <w:rsid w:val="005C0B39"/>
    <w:rsid w:val="005C46D3"/>
    <w:rsid w:val="005C5F7A"/>
    <w:rsid w:val="005C7BD3"/>
    <w:rsid w:val="005D680B"/>
    <w:rsid w:val="005F4B0E"/>
    <w:rsid w:val="00601726"/>
    <w:rsid w:val="00601F08"/>
    <w:rsid w:val="00607BCD"/>
    <w:rsid w:val="006128B8"/>
    <w:rsid w:val="006308CF"/>
    <w:rsid w:val="006547D9"/>
    <w:rsid w:val="0065498C"/>
    <w:rsid w:val="006675FB"/>
    <w:rsid w:val="006724D3"/>
    <w:rsid w:val="00685F76"/>
    <w:rsid w:val="006B3C08"/>
    <w:rsid w:val="006B5BC0"/>
    <w:rsid w:val="006C5527"/>
    <w:rsid w:val="006C596D"/>
    <w:rsid w:val="006D11CA"/>
    <w:rsid w:val="006D2E2A"/>
    <w:rsid w:val="006D7527"/>
    <w:rsid w:val="006E1C7D"/>
    <w:rsid w:val="006E2E4B"/>
    <w:rsid w:val="006F19E6"/>
    <w:rsid w:val="00702A81"/>
    <w:rsid w:val="00730961"/>
    <w:rsid w:val="00734B80"/>
    <w:rsid w:val="007352CA"/>
    <w:rsid w:val="00742203"/>
    <w:rsid w:val="007442F7"/>
    <w:rsid w:val="0074532F"/>
    <w:rsid w:val="00752094"/>
    <w:rsid w:val="007632F3"/>
    <w:rsid w:val="00766CC8"/>
    <w:rsid w:val="007748C4"/>
    <w:rsid w:val="00784294"/>
    <w:rsid w:val="0079122F"/>
    <w:rsid w:val="0079527B"/>
    <w:rsid w:val="007A0B05"/>
    <w:rsid w:val="007A6FB4"/>
    <w:rsid w:val="007B652A"/>
    <w:rsid w:val="007D77ED"/>
    <w:rsid w:val="007F0048"/>
    <w:rsid w:val="00813CFF"/>
    <w:rsid w:val="00815638"/>
    <w:rsid w:val="00851876"/>
    <w:rsid w:val="008645CE"/>
    <w:rsid w:val="00886C57"/>
    <w:rsid w:val="00890145"/>
    <w:rsid w:val="008B05A5"/>
    <w:rsid w:val="008C041C"/>
    <w:rsid w:val="008C3242"/>
    <w:rsid w:val="008C73A3"/>
    <w:rsid w:val="008D510C"/>
    <w:rsid w:val="008E0A30"/>
    <w:rsid w:val="008E2DA7"/>
    <w:rsid w:val="008E700B"/>
    <w:rsid w:val="008F6F6C"/>
    <w:rsid w:val="009008A6"/>
    <w:rsid w:val="009041AA"/>
    <w:rsid w:val="009140EA"/>
    <w:rsid w:val="0092182E"/>
    <w:rsid w:val="009266E0"/>
    <w:rsid w:val="009603CD"/>
    <w:rsid w:val="0096231A"/>
    <w:rsid w:val="00962807"/>
    <w:rsid w:val="00964F23"/>
    <w:rsid w:val="0097630C"/>
    <w:rsid w:val="00996FD6"/>
    <w:rsid w:val="009B14BD"/>
    <w:rsid w:val="009E3152"/>
    <w:rsid w:val="009E36FD"/>
    <w:rsid w:val="009E475E"/>
    <w:rsid w:val="00A05374"/>
    <w:rsid w:val="00A21357"/>
    <w:rsid w:val="00A33752"/>
    <w:rsid w:val="00A34157"/>
    <w:rsid w:val="00A36603"/>
    <w:rsid w:val="00A50757"/>
    <w:rsid w:val="00A6455A"/>
    <w:rsid w:val="00A81318"/>
    <w:rsid w:val="00AA33C6"/>
    <w:rsid w:val="00AA451F"/>
    <w:rsid w:val="00AA624F"/>
    <w:rsid w:val="00AA73C8"/>
    <w:rsid w:val="00AB0992"/>
    <w:rsid w:val="00AB27FC"/>
    <w:rsid w:val="00AB7EE7"/>
    <w:rsid w:val="00AC4811"/>
    <w:rsid w:val="00AE2702"/>
    <w:rsid w:val="00AE49CF"/>
    <w:rsid w:val="00AF5D78"/>
    <w:rsid w:val="00B11F5E"/>
    <w:rsid w:val="00B1451D"/>
    <w:rsid w:val="00B1617F"/>
    <w:rsid w:val="00B24313"/>
    <w:rsid w:val="00B2644F"/>
    <w:rsid w:val="00B32F7A"/>
    <w:rsid w:val="00B61E47"/>
    <w:rsid w:val="00B61EBA"/>
    <w:rsid w:val="00B6728A"/>
    <w:rsid w:val="00B75B06"/>
    <w:rsid w:val="00B8596C"/>
    <w:rsid w:val="00B87615"/>
    <w:rsid w:val="00B90F94"/>
    <w:rsid w:val="00B91D34"/>
    <w:rsid w:val="00BA6E97"/>
    <w:rsid w:val="00BB7DCA"/>
    <w:rsid w:val="00BC1E54"/>
    <w:rsid w:val="00BD2966"/>
    <w:rsid w:val="00BD37E4"/>
    <w:rsid w:val="00BF60F0"/>
    <w:rsid w:val="00C202AB"/>
    <w:rsid w:val="00C2125D"/>
    <w:rsid w:val="00C41660"/>
    <w:rsid w:val="00C44EEC"/>
    <w:rsid w:val="00C536A7"/>
    <w:rsid w:val="00C55062"/>
    <w:rsid w:val="00C74204"/>
    <w:rsid w:val="00C95472"/>
    <w:rsid w:val="00CA59FD"/>
    <w:rsid w:val="00CB4773"/>
    <w:rsid w:val="00CB48EE"/>
    <w:rsid w:val="00CB6FFD"/>
    <w:rsid w:val="00CC7C1E"/>
    <w:rsid w:val="00CE2AD2"/>
    <w:rsid w:val="00CF26C6"/>
    <w:rsid w:val="00CF6333"/>
    <w:rsid w:val="00D01195"/>
    <w:rsid w:val="00D100B5"/>
    <w:rsid w:val="00D1036B"/>
    <w:rsid w:val="00D16821"/>
    <w:rsid w:val="00D2151A"/>
    <w:rsid w:val="00D25551"/>
    <w:rsid w:val="00D27660"/>
    <w:rsid w:val="00D351CB"/>
    <w:rsid w:val="00D4323F"/>
    <w:rsid w:val="00D61ED7"/>
    <w:rsid w:val="00D64B52"/>
    <w:rsid w:val="00D77024"/>
    <w:rsid w:val="00D802FF"/>
    <w:rsid w:val="00D8718F"/>
    <w:rsid w:val="00DA49F0"/>
    <w:rsid w:val="00DA7A27"/>
    <w:rsid w:val="00DB22E2"/>
    <w:rsid w:val="00DB4F0B"/>
    <w:rsid w:val="00DC382B"/>
    <w:rsid w:val="00DC60EC"/>
    <w:rsid w:val="00DE62F5"/>
    <w:rsid w:val="00DE7A58"/>
    <w:rsid w:val="00DF580F"/>
    <w:rsid w:val="00DF6982"/>
    <w:rsid w:val="00E0560A"/>
    <w:rsid w:val="00E10D88"/>
    <w:rsid w:val="00E11449"/>
    <w:rsid w:val="00E23F99"/>
    <w:rsid w:val="00E25CC0"/>
    <w:rsid w:val="00E47FA0"/>
    <w:rsid w:val="00E52B61"/>
    <w:rsid w:val="00E70620"/>
    <w:rsid w:val="00E76443"/>
    <w:rsid w:val="00E8217B"/>
    <w:rsid w:val="00E875AF"/>
    <w:rsid w:val="00E954B8"/>
    <w:rsid w:val="00EB6231"/>
    <w:rsid w:val="00EE4302"/>
    <w:rsid w:val="00EE54F5"/>
    <w:rsid w:val="00EE56A3"/>
    <w:rsid w:val="00EF6049"/>
    <w:rsid w:val="00F027FB"/>
    <w:rsid w:val="00F044E0"/>
    <w:rsid w:val="00F05D80"/>
    <w:rsid w:val="00F05E4A"/>
    <w:rsid w:val="00F172EC"/>
    <w:rsid w:val="00F431C3"/>
    <w:rsid w:val="00F477E7"/>
    <w:rsid w:val="00F50E5C"/>
    <w:rsid w:val="00F5419D"/>
    <w:rsid w:val="00F90D2F"/>
    <w:rsid w:val="00F91F0F"/>
    <w:rsid w:val="00F93149"/>
    <w:rsid w:val="00F968E7"/>
    <w:rsid w:val="00FA4752"/>
    <w:rsid w:val="00FC5464"/>
    <w:rsid w:val="00FD3B23"/>
    <w:rsid w:val="00FF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D6059"/>
  <w15:docId w15:val="{34C98D08-7624-4B35-9E77-8758D3D54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har"/>
    <w:uiPriority w:val="9"/>
    <w:qFormat/>
    <w:rsid w:val="00CB477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basedOn w:val="Fontepargpadro"/>
    <w:link w:val="Ttulo5"/>
    <w:uiPriority w:val="9"/>
    <w:rsid w:val="00CB4773"/>
    <w:rPr>
      <w:rFonts w:ascii="Times New Roman" w:eastAsia="Times New Roman" w:hAnsi="Times New Roman" w:cs="Times New Roman"/>
      <w:b/>
      <w:bCs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7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75B6F-F713-43AC-ACB8-4D64FD43C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10081</TotalTime>
  <Pages>6</Pages>
  <Words>390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Lacerda Schoen</dc:creator>
  <cp:keywords/>
  <dc:description/>
  <cp:lastModifiedBy>Felipe Lacerda Schoen</cp:lastModifiedBy>
  <cp:revision>1</cp:revision>
  <dcterms:created xsi:type="dcterms:W3CDTF">2023-02-22T23:54:00Z</dcterms:created>
  <dcterms:modified xsi:type="dcterms:W3CDTF">2023-04-13T03:20:00Z</dcterms:modified>
</cp:coreProperties>
</file>